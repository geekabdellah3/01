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Times New Roman" w:cs="Times New Roman"/>
          <w:b/>
          <w:bCs/>
          <w:sz w:val="32"/>
          <w:szCs w:val="32"/>
        </w:rPr>
        <w:t>Sections 4 and 5 – Revised version v2 (tracked changes)</w:t>
      </w:r>
    </w:p>
    <w:p>
      <w:pPr>
        <w:pStyle w:val="Normal"/>
        <w:spacing w:lineRule="exact" w:line="300" w:before="0" w:after="160"/>
        <w:jc w:val="both"/>
        <w:rPr/>
      </w:pPr>
      <w:r>
        <w:rPr>
          <w:rFonts w:eastAsia="Times New Roman" w:cs="Times New Roman"/>
          <w:i/>
          <w:iCs/>
          <w:sz w:val="22"/>
          <w:szCs w:val="22"/>
        </w:rPr>
        <w:t>The original text is preserved. Insertions and deletions are tracked (author: Claude); out-of-corpus references and points to verify are flagged in margin comments. A summary of the improvements and remaining actions follows in Part 2.</w:t>
      </w:r>
    </w:p>
    <w:p>
      <w:pPr>
        <w:pStyle w:val="Heading2"/>
        <w:spacing w:before="280" w:after="120"/>
        <w:rPr/>
      </w:pPr>
      <w:r>
        <w:rPr>
          <w:rFonts w:eastAsia="Times New Roman" w:cs="Times New Roman" w:ascii="Times New Roman" w:hAnsi="Times New Roman"/>
          <w:sz w:val="24"/>
          <w:szCs w:val="24"/>
        </w:rPr>
        <w:t>4.1. AI and the Expansion of Control Capacity (TD1)</w:t>
      </w:r>
    </w:p>
    <w:p>
      <w:pPr>
        <w:pStyle w:val="Normal"/>
        <w:spacing w:before="160" w:after="100"/>
        <w:rPr/>
      </w:pPr>
      <w:r>
        <w:rPr>
          <w:rFonts w:eastAsia="Times New Roman" w:cs="Times New Roman"/>
          <w:b/>
          <w:bCs/>
          <w:i/>
          <w:iCs/>
          <w:sz w:val="24"/>
          <w:szCs w:val="24"/>
        </w:rPr>
        <w:t>Reducing AI-Driven Forecasting Asymmetries</w:t>
      </w:r>
    </w:p>
    <w:p>
      <w:pPr>
        <w:pStyle w:val="Normal"/>
        <w:spacing w:lineRule="exact" w:line="300" w:before="0" w:after="160"/>
        <w:jc w:val="both"/>
        <w:rPr/>
      </w:pPr>
      <w:r>
        <w:rPr>
          <w:rFonts w:eastAsia="Times New Roman" w:cs="Times New Roman"/>
          <w:sz w:val="24"/>
          <w:szCs w:val="24"/>
        </w:rPr>
        <w:t xml:space="preserve">This section concerns the capacity face of the MCS package and the sensing phase, in which planning and cybernetic controls absorb the information generated by AI. In the traditional planning role, the management accountant helps to draw up, monitor and adjust forecasts, targets and resource allocations. In situations of uncertainty, this role becomes particularly important due to the difficulty in anticipating future developments. The effects of AI on financial forecasts, investment decisions and resource allocation, resulting from the expansion of information available for planning and strategic decision-making, are outlined by </w:t>
      </w:r>
      <w:commentRangeStart w:id="0"/>
      <w:r>
        <w:rPr>
          <w:rFonts w:eastAsia="Times New Roman" w:cs="Times New Roman"/>
          <w:sz w:val="24"/>
          <w:szCs w:val="24"/>
        </w:rPr>
        <w:t>Alnor (2024)</w:t>
      </w:r>
      <w:commentRangeEnd w:id="0"/>
      <w:r>
        <w:commentReference w:id="0"/>
      </w:r>
      <w:r>
        <w:rPr>
          <w:rFonts w:eastAsia="Times New Roman" w:cs="Times New Roman"/>
          <w:sz w:val="24"/>
          <w:szCs w:val="24"/>
        </w:rPr>
        <w:t>. Eichholz et al. (2023) suggest that the ability to capitalise on digital technologies in forecasting processes depends in part on the organisation’s level of digital maturity: the more digitally mature the forecasting processes are, the higher the satisfaction with forecasts and the greater the effectiveness of organisational countermeasures</w:t>
      </w:r>
      <w:commentRangeStart w:id="1"/>
      <w:r>
        <w:rPr>
          <w:rFonts w:eastAsia="Times New Roman" w:cs="Times New Roman"/>
          <w:sz w:val="24"/>
          <w:szCs w:val="24"/>
        </w:rPr>
        <w:t>, although a larger volume of data and KPIs is negatively associated with the effectiveness of countermeasures, which indicates that focused rather than abundant information drives these benefits</w:t>
      </w:r>
      <w:commentRangeEnd w:id="1"/>
      <w:r>
        <w:commentReference w:id="1"/>
      </w:r>
      <w:r>
        <w:rPr>
          <w:rFonts w:eastAsia="Times New Roman" w:cs="Times New Roman"/>
          <w:sz w:val="24"/>
          <w:szCs w:val="24"/>
        </w:rPr>
        <w:t>. Rieg and Ulrich (2024), drawing on the information-processing perspective, further show that digitalisation in management accounting and control improves corporate performance through better operational planning and budgeting. Capacity gains therefore materialise when they are channelled through planning controls. At the individual level, this is consistent with the view of Souza et al. (2026), who show that the transparency of AI increases its acceptance by decision-makers, and whose supplementary analyses suggest that the reception of AI recommendations may vary amongst decision-makers, including according to their level of AI proficiency. Likewise, Hiebl et al. (2026) find that more sophisticated management accounting information systems increase controllers’ involvement in strategy development because of the quality of the data they provide rather than the time they free up, an effect that is weaker in family firms. A problem arises here: whilst AI expands the range of information available for decision-making, organisational actors do not necessarily possess the same abilities to interpret, weigh up and incorporate this information into their decisions. Tiitola et al. (2024) observe that management accounting support in non-routine decisions is fundamentally maieutic: AI is not expected to provide perfect answers, but to feed questioning and deliberation. In this context, we theorise that the management control function helps to reduce asymmetries in the interpretation and use of information generated by AI, contextualises the information produced by AI in order to preserve human judgement and limit unnecessary strategic realignments, and distinguishes between signals that warrant strategic attention and those that do not require a change to existing directions.</w:t>
      </w:r>
    </w:p>
    <w:p>
      <w:pPr>
        <w:pStyle w:val="Normal"/>
        <w:spacing w:lineRule="exact" w:line="300" w:before="0" w:after="160"/>
        <w:jc w:val="both"/>
        <w:rPr/>
      </w:pPr>
      <w:r>
        <w:rPr>
          <w:rFonts w:eastAsia="Times New Roman" w:cs="Times New Roman"/>
          <w:sz w:val="24"/>
          <w:szCs w:val="24"/>
        </w:rPr>
        <w:t xml:space="preserve">This leads to the first theoretical dimension. </w:t>
      </w:r>
      <w:r>
        <w:rPr>
          <w:rFonts w:eastAsia="Times New Roman" w:cs="Times New Roman"/>
          <w:b/>
          <w:bCs/>
          <w:sz w:val="24"/>
          <w:szCs w:val="24"/>
        </w:rPr>
        <w:t xml:space="preserve">Theoretical Dimension 1 (TD1). </w:t>
      </w:r>
      <w:r>
        <w:rPr>
          <w:rFonts w:eastAsia="Times New Roman" w:cs="Times New Roman"/>
          <w:i/>
          <w:iCs/>
          <w:sz w:val="24"/>
          <w:szCs w:val="24"/>
        </w:rPr>
        <w:t>AI-driven expansion of information-processing capacity in planning and cybernetic controls increases the value of managerial interpretation, as the benefits of AI-generated insights depend on reducing asymmetries in how organisational actors interpret and use them.</w:t>
      </w:r>
    </w:p>
    <w:p>
      <w:pPr>
        <w:pStyle w:val="Heading2"/>
        <w:spacing w:before="280" w:after="120"/>
        <w:rPr/>
      </w:pPr>
      <w:r>
        <w:rPr>
          <w:rFonts w:eastAsia="Times New Roman" w:cs="Times New Roman" w:ascii="Times New Roman" w:hAnsi="Times New Roman"/>
          <w:sz w:val="24"/>
          <w:szCs w:val="24"/>
        </w:rPr>
        <w:t>4.2. AI and the Emergence of New Control Requirements (TD2)</w:t>
      </w:r>
    </w:p>
    <w:p>
      <w:pPr>
        <w:pStyle w:val="Normal"/>
        <w:spacing w:before="160" w:after="100"/>
        <w:rPr/>
      </w:pPr>
      <w:r>
        <w:rPr>
          <w:rFonts w:eastAsia="Times New Roman" w:cs="Times New Roman"/>
          <w:b/>
          <w:bCs/>
          <w:i/>
          <w:iCs/>
          <w:sz w:val="24"/>
          <w:szCs w:val="24"/>
        </w:rPr>
        <w:t>Countering KPI Overload Through Managerial Judgement</w:t>
      </w:r>
    </w:p>
    <w:p>
      <w:pPr>
        <w:pStyle w:val="Normal"/>
        <w:spacing w:lineRule="exact" w:line="300" w:before="0" w:after="160"/>
        <w:jc w:val="both"/>
        <w:rPr/>
      </w:pPr>
      <w:r>
        <w:rPr>
          <w:rFonts w:eastAsia="Times New Roman" w:cs="Times New Roman"/>
          <w:sz w:val="24"/>
          <w:szCs w:val="24"/>
        </w:rPr>
        <w:t xml:space="preserve">Paradoxically, the expansion of information-processing capacity described above is itself a source of new requirements, which marks the shift from the sensing to the seizing phase. The proliferation of performance metrics can lead to information overload; this overload can make it difficult to identify the areas in which the organisation really needs to make changes to its routines, processes, responsibilities and operating procedures. Caruso et al. (2023) document this phenomenon through the concept of ‘KPI overload’, which leads to an abundance of indicators that overwhelm analysts, thereby limiting the quality of monitoring rather than enhancing organisational vigilance. Notably, their response relies on AI itself: a supervised neural network learns to reproduce the analyst’s judgement in order to filter out false alarms. AI is thus both a source of overload and a means of absorbing it, which suggests that managerial judgement is not replaced but partly codified. Eichholz et al. (2023) similarly find that larger volumes of data and KPIs reduce the effectiveness of countermeasures. Furthermore, Martins et al. (2025) show that the role of Business Intelligence systems is to enhance reporting capabilities through greater standardisation of processes, improved data flexibility and more efficient use of information. Despite this, the problem of prioritising signals when they become too numerous remains ever-present, relying instead on human interpretation and managerial judgement. Ruggeri et al. (2023) add that digital platforms may create an illusion of control, as ready-made reports tend to replace discussion; such platforms work when they standardise a limited set of KPIs into a common corporate language while leaving room for local interpretation. In order to move beyond the mere logic of information systems, </w:t>
      </w:r>
      <w:commentRangeStart w:id="2"/>
      <w:r>
        <w:rPr>
          <w:rFonts w:eastAsia="Times New Roman" w:cs="Times New Roman"/>
          <w:sz w:val="24"/>
          <w:szCs w:val="24"/>
        </w:rPr>
        <w:t>the human role is repositioned rather than diminished: Cavélius et al. (2020) show that, once they master big data and new tools, management controllers add value by making sense of data, reflecting on business opportunities and challenging operational units and top management with their expert knowledge.</w:t>
      </w:r>
      <w:commentRangeEnd w:id="2"/>
      <w:r>
        <w:commentReference w:id="2"/>
      </w:r>
      <w:r>
        <w:rPr>
          <w:rFonts w:eastAsia="Times New Roman" w:cs="Times New Roman"/>
          <w:sz w:val="24"/>
          <w:szCs w:val="24"/>
        </w:rPr>
        <w:t xml:space="preserve"> In this context, management accounting, through its role as a business partner, links any performance gaps identified to the organisational changes that they may warrant.</w:t>
      </w:r>
    </w:p>
    <w:p>
      <w:pPr>
        <w:pStyle w:val="Normal"/>
        <w:spacing w:lineRule="exact" w:line="300" w:before="0" w:after="160"/>
        <w:jc w:val="both"/>
        <w:rPr/>
      </w:pPr>
      <w:r>
        <w:rPr>
          <w:rFonts w:eastAsia="Times New Roman" w:cs="Times New Roman"/>
          <w:sz w:val="24"/>
          <w:szCs w:val="24"/>
        </w:rPr>
        <w:t xml:space="preserve">This leads to the second theoretical dimension. </w:t>
      </w:r>
      <w:r>
        <w:rPr>
          <w:rFonts w:eastAsia="Times New Roman" w:cs="Times New Roman"/>
          <w:b/>
          <w:bCs/>
          <w:sz w:val="24"/>
          <w:szCs w:val="24"/>
        </w:rPr>
        <w:t xml:space="preserve">Theoretical Dimension 2 (TD2). </w:t>
      </w:r>
      <w:r>
        <w:rPr>
          <w:rFonts w:eastAsia="Times New Roman" w:cs="Times New Roman"/>
          <w:i/>
          <w:iCs/>
          <w:sz w:val="24"/>
          <w:szCs w:val="24"/>
        </w:rPr>
        <w:t>AI generates new information-processing requirements, such as signal prioritisation and the linking of performance gaps to organisational change, which cannot be absorbed by information systems alone and call for managerial judgement.</w:t>
      </w:r>
    </w:p>
    <w:p>
      <w:pPr>
        <w:pStyle w:val="Heading2"/>
        <w:spacing w:before="280" w:after="120"/>
        <w:rPr/>
      </w:pPr>
      <w:r>
        <w:rPr>
          <w:rFonts w:eastAsia="Times New Roman" w:cs="Times New Roman" w:ascii="Times New Roman" w:hAnsi="Times New Roman"/>
          <w:sz w:val="24"/>
          <w:szCs w:val="24"/>
        </w:rPr>
        <w:t>4.3. Management Control as an Agent of Informational Change (TD3)</w:t>
      </w:r>
    </w:p>
    <w:p>
      <w:pPr>
        <w:pStyle w:val="Normal"/>
        <w:spacing w:before="160" w:after="100"/>
        <w:rPr/>
      </w:pPr>
      <w:r>
        <w:rPr>
          <w:rFonts w:eastAsia="Times New Roman" w:cs="Times New Roman"/>
          <w:b/>
          <w:bCs/>
          <w:i/>
          <w:iCs/>
          <w:sz w:val="24"/>
          <w:szCs w:val="24"/>
        </w:rPr>
        <w:t>Repositioning Authority Amid AI-Driven Standardisation</w:t>
      </w:r>
    </w:p>
    <w:p>
      <w:pPr>
        <w:pStyle w:val="Normal"/>
        <w:spacing w:lineRule="exact" w:line="300" w:before="0" w:after="160"/>
        <w:jc w:val="both"/>
        <w:rPr/>
      </w:pPr>
      <w:r>
        <w:rPr>
          <w:rFonts w:eastAsia="Times New Roman" w:cs="Times New Roman"/>
          <w:sz w:val="24"/>
          <w:szCs w:val="24"/>
        </w:rPr>
        <w:t xml:space="preserve">Digitalisation and AI should not be regarded as merely neutral technical tools, but as factors capable of bringing about changes in the way authority, roles and responsibilities are structured. Indeed, the mere existence of significant information capacity does not guarantee its effective mobilisation by the organisation; in an approach based on Organisational Information Processing Theory, Gimpl et al. </w:t>
      </w:r>
      <w:commentRangeStart w:id="3"/>
      <w:r>
        <w:rPr>
          <w:rFonts w:eastAsia="Times New Roman" w:cs="Times New Roman"/>
          <w:sz w:val="24"/>
          <w:szCs w:val="24"/>
        </w:rPr>
        <w:t>(2026b)</w:t>
      </w:r>
      <w:commentRangeEnd w:id="3"/>
      <w:r>
        <w:commentReference w:id="3"/>
      </w:r>
      <w:r>
        <w:rPr>
          <w:rFonts w:eastAsia="Times New Roman" w:cs="Times New Roman"/>
          <w:sz w:val="24"/>
          <w:szCs w:val="24"/>
        </w:rPr>
        <w:t xml:space="preserve"> demonstrate that standardisation is an important mechanism for converting information gains, whilst the greater centralisation of decision-making is associated with a more central locus of information without corresponding improvements in effectiveness. Control practices are therefore not only shaped by information processing; they also determine how information gains are converted into decisions. The problem of alignment does not stem solely from the introduction of new technology, but rather from the fact that the administrative components of management control do not change uniformly or necessarily simultaneously. Fähndrich and Pedell (2025) provide direct evidence of this asymmetry: digitalisation significantly increases the coverage of strategic and operational tasks and the use of operational instruments, but not the use of strategic instruments</w:t>
      </w:r>
      <w:commentRangeStart w:id="4"/>
      <w:r>
        <w:rPr>
          <w:rFonts w:eastAsia="Times New Roman" w:cs="Times New Roman"/>
          <w:sz w:val="24"/>
          <w:szCs w:val="24"/>
        </w:rPr>
        <w:t>, nor does it significantly change the organisation of management control</w:t>
      </w:r>
      <w:commentRangeEnd w:id="4"/>
      <w:r>
        <w:commentReference w:id="4"/>
      </w:r>
      <w:r>
        <w:rPr>
          <w:rFonts w:eastAsia="Times New Roman" w:cs="Times New Roman"/>
          <w:sz w:val="24"/>
          <w:szCs w:val="24"/>
        </w:rPr>
        <w:t xml:space="preserve">. This misalignment generates tensions over professional boundaries, as </w:t>
      </w:r>
      <w:commentRangeStart w:id="5"/>
      <w:r>
        <w:rPr>
          <w:rFonts w:eastAsia="Times New Roman" w:cs="Times New Roman"/>
          <w:sz w:val="24"/>
          <w:szCs w:val="24"/>
        </w:rPr>
        <w:t>Wanderley and Horton (2026)</w:t>
      </w:r>
      <w:commentRangeEnd w:id="5"/>
      <w:r>
        <w:commentReference w:id="5"/>
      </w:r>
      <w:r>
        <w:rPr>
          <w:rFonts w:eastAsia="Times New Roman" w:cs="Times New Roman"/>
          <w:sz w:val="24"/>
          <w:szCs w:val="24"/>
        </w:rPr>
        <w:t xml:space="preserve"> demonstrate through the notion of boundary work, whereby professionals respond to shifting role boundaries and inter-professional competition, affecting the scope of their roles; professionals respond by working more closely with other functions, acting beyond the traditional boundaries of the finance function. Andreassen (2020) shows that digital technology contributes to jurisdictional competition between professional groups. A similar finding emerges</w:t>
      </w:r>
      <w:del w:id="9001" w:author="Claude" w:date="2026-10-27T00:00:00Z">
        <w:r>
          <w:rPr>
            <w:rFonts w:eastAsia="Times New Roman" w:cs="Times New Roman"/>
            <w:sz w:val="24"/>
            <w:szCs w:val="24"/>
          </w:rPr>
          <w:delText xml:space="preserve">, outside the reviewed corpus,</w:delText>
        </w:r>
      </w:del>
      <w:r>
        <w:rPr>
          <w:rFonts w:eastAsia="Times New Roman" w:cs="Times New Roman"/>
          <w:sz w:val="24"/>
          <w:szCs w:val="24"/>
        </w:rPr>
        <w:t xml:space="preserve"> from </w:t>
      </w:r>
      <w:commentRangeStart w:id="6"/>
      <w:r>
        <w:rPr>
          <w:rFonts w:eastAsia="Times New Roman" w:cs="Times New Roman"/>
          <w:sz w:val="24"/>
          <w:szCs w:val="24"/>
        </w:rPr>
        <w:t>Knudsen’s (2020)</w:t>
      </w:r>
      <w:commentRangeEnd w:id="6"/>
      <w:r>
        <w:commentReference w:id="6"/>
      </w:r>
      <w:r>
        <w:rPr>
          <w:rFonts w:eastAsia="Times New Roman" w:cs="Times New Roman"/>
          <w:sz w:val="24"/>
          <w:szCs w:val="24"/>
        </w:rPr>
        <w:t xml:space="preserve"> systematic review, which identifies the shifting of professional boundaries and changing power relations as recurring aspects of digitalisation, with power shifting horizontally towards the professions that master digital technologies. The management controller, acting as a Business Partner, is thus led to reposition their own role within changing administrative boundaries and bridge gaps between organisational functions when formal structures and decision arrangements do not sufficiently support cross-functional coordination.</w:t>
      </w:r>
    </w:p>
    <w:p>
      <w:pPr>
        <w:pStyle w:val="Normal"/>
        <w:spacing w:before="160" w:after="100"/>
        <w:rPr/>
      </w:pPr>
      <w:r>
        <w:rPr>
          <w:rFonts w:eastAsia="Times New Roman" w:cs="Times New Roman"/>
          <w:sz w:val="24"/>
          <w:szCs w:val="24"/>
        </w:rPr>
        <w:t>Reward Controls: An Acknowledged Gap and a Research Agenda</w:t>
      </w:r>
    </w:p>
    <w:p>
      <w:pPr>
        <w:pStyle w:val="Normal"/>
        <w:spacing w:lineRule="exact" w:line="300" w:before="0" w:after="160"/>
        <w:jc w:val="both"/>
        <w:rPr/>
      </w:pPr>
      <w:r>
        <w:rPr>
          <w:rFonts w:eastAsia="Times New Roman" w:cs="Times New Roman"/>
          <w:sz w:val="24"/>
          <w:szCs w:val="24"/>
        </w:rPr>
        <w:t>Reciprocity is also visible, albeit more tentatively, in reward controls. Nguyen et al. (2024), through the Design Thinking-based Data Analytic Lifecycle (DAL-DT), demonstrate how data analysis can support management control systems (MCS) and help optimize employee incentives. This aspect of reward and compensation controls aims to motivate individuals and groups by aligning rewards with organizational objectives (Malmi &amp; Brown, 2008). The literature remains less explicit regarding how this dimension is changing; in our corpus, only one article addresses it. Incorporating AI-generated signals into compensation criteria would, moreover, redefine which information the organisation requires and rewards. However, to fully exploit this dimension in the AI era, management control, acting as a Business Partner, would need to interact with other departments to assess, from a cybernetic perspective, the relevance of newly identified performance signals and, from an administrative perspective, their consistency with existing roles, responsibilities and decision-making authority before their potential incorporation into compensation criteria.</w:t>
      </w:r>
    </w:p>
    <w:p>
      <w:pPr>
        <w:pStyle w:val="Normal"/>
        <w:spacing w:lineRule="exact" w:line="300" w:before="0" w:after="160"/>
        <w:jc w:val="both"/>
        <w:rPr/>
      </w:pPr>
      <w:r>
        <w:rPr>
          <w:rFonts w:eastAsia="Times New Roman" w:cs="Times New Roman"/>
          <w:sz w:val="24"/>
          <w:szCs w:val="24"/>
        </w:rPr>
        <w:t>We therefore treat reward controls as an acknowledged gap rather than as an established pattern. Three questions appear particularly promising for future research: (1) whether, and under which conditions, AI-generated performance signals are incorporated into evaluation and compensation criteria; (2) how such incorporation affects perceived fairness, accountability and gaming behaviour; and (3) how changes in reward controls interact with cybernetic and administrative controls within the package, which would allow the velocity asymmetry identified in this review to be examined for the reward face.</w:t>
      </w:r>
    </w:p>
    <w:p>
      <w:pPr>
        <w:pStyle w:val="Normal"/>
        <w:spacing w:lineRule="exact" w:line="300" w:before="0" w:after="160"/>
        <w:jc w:val="both"/>
        <w:rPr/>
      </w:pPr>
      <w:r>
        <w:rPr>
          <w:rFonts w:eastAsia="Times New Roman" w:cs="Times New Roman"/>
          <w:sz w:val="24"/>
          <w:szCs w:val="24"/>
        </w:rPr>
        <w:t xml:space="preserve">This leads to the third theoretical dimension. </w:t>
      </w:r>
      <w:r>
        <w:rPr>
          <w:rFonts w:eastAsia="Times New Roman" w:cs="Times New Roman"/>
          <w:b/>
          <w:bCs/>
          <w:sz w:val="24"/>
          <w:szCs w:val="24"/>
        </w:rPr>
        <w:t xml:space="preserve">Theoretical Dimension 3 (TD3). </w:t>
      </w:r>
      <w:r>
        <w:rPr>
          <w:rFonts w:eastAsia="Times New Roman" w:cs="Times New Roman"/>
          <w:i/>
          <w:iCs/>
          <w:sz w:val="24"/>
          <w:szCs w:val="24"/>
        </w:rPr>
        <w:t>The relationship between the MCS package and information processing is reciprocal: administrative controls, and tentatively reward controls, do not merely absorb AI-generated information, but redefine which information is required, by whom it is used and how it is converted into decisions.</w:t>
      </w:r>
    </w:p>
    <w:p>
      <w:pPr>
        <w:pStyle w:val="Heading2"/>
        <w:spacing w:before="280" w:after="120"/>
        <w:rPr/>
      </w:pPr>
      <w:r>
        <w:rPr>
          <w:rFonts w:eastAsia="Times New Roman" w:cs="Times New Roman" w:ascii="Times New Roman" w:hAnsi="Times New Roman"/>
          <w:sz w:val="24"/>
          <w:szCs w:val="24"/>
        </w:rPr>
        <w:t>4.4. The Business Partner as a Translation Mechanism (TD4)</w:t>
      </w:r>
    </w:p>
    <w:p>
      <w:pPr>
        <w:pStyle w:val="Normal"/>
        <w:spacing w:lineRule="exact" w:line="300" w:before="0" w:after="160"/>
        <w:jc w:val="both"/>
        <w:rPr/>
      </w:pPr>
      <w:r>
        <w:rPr>
          <w:rFonts w:eastAsia="Times New Roman" w:cs="Times New Roman"/>
          <w:sz w:val="24"/>
          <w:szCs w:val="24"/>
        </w:rPr>
        <w:t>The business partner role is the mechanism through which the two faces of the package are re-coupled in the seizing phase. Boerner et al. (2025) show, in 322 large German firms, that this role mediates the effect of business analytics capabilities on controllership effectiveness, fully so for tangible analytics resources, whereas the traditional scorekeeper role has no mediating effect. Bedford et al. (2025), drawing on the information processing view, likewise find that a business partnering objective of the finance function is positively associated with the use of analytics. This translation is not only technical but also epistemic, as the following tension shows.</w:t>
      </w:r>
    </w:p>
    <w:p>
      <w:pPr>
        <w:pStyle w:val="Normal"/>
        <w:spacing w:before="160" w:after="100"/>
        <w:rPr/>
      </w:pPr>
      <w:r>
        <w:rPr>
          <w:rFonts w:eastAsia="Times New Roman" w:cs="Times New Roman"/>
          <w:b/>
          <w:bCs/>
          <w:i/>
          <w:iCs/>
          <w:sz w:val="24"/>
          <w:szCs w:val="24"/>
        </w:rPr>
        <w:t>Mediating Data-Driven and Narrative Epistemologies</w:t>
      </w:r>
    </w:p>
    <w:p>
      <w:pPr>
        <w:pStyle w:val="Normal"/>
        <w:spacing w:lineRule="exact" w:line="300" w:before="0" w:after="160"/>
        <w:jc w:val="both"/>
        <w:rPr/>
      </w:pPr>
      <w:r>
        <w:rPr>
          <w:rFonts w:eastAsia="Times New Roman" w:cs="Times New Roman"/>
          <w:sz w:val="24"/>
          <w:szCs w:val="24"/>
        </w:rPr>
        <w:t xml:space="preserve">These tools are not neutral and can influence shared values, symbols, clans/subcultures, and norms. Rather than simply replacing one culture with another, digital transformation can reshape existing cultural dimensions, as illustrated by </w:t>
      </w:r>
      <w:commentRangeStart w:id="7"/>
      <w:r>
        <w:rPr>
          <w:rFonts w:eastAsia="Times New Roman" w:cs="Times New Roman"/>
          <w:sz w:val="24"/>
          <w:szCs w:val="24"/>
        </w:rPr>
        <w:t>Bredmar (2017), for whom traditional management control concepts such as efficiency change in meaning with advanced information systems</w:t>
      </w:r>
      <w:commentRangeEnd w:id="7"/>
      <w:r>
        <w:commentReference w:id="7"/>
      </w:r>
      <w:r>
        <w:rPr>
          <w:rFonts w:eastAsia="Times New Roman" w:cs="Times New Roman"/>
          <w:sz w:val="24"/>
          <w:szCs w:val="24"/>
        </w:rPr>
        <w:t>. The problem is that these tools initiate an ongoing process of cultural reconfiguration between old and new logics. Knudsen, Catasús, and Kaarbøe (2025) show that data-driven transformation does not necessarily lead to a unified conception of relevance, as multiple logics of knowledge construction may continue to coexist within the organization; relevance is not given by the data themselves but is actively produced and arbitrated through organisational, technical and managerial arrangements, which they call epistemic control. The management controller, acting as a business partner, finds themselves caught between two epistemological approaches: data-driven and narrative-driven. This tension becomes particularly significant as different groups may continue to rely on distinct criteria for judging what constitutes relevant and legitimate knowledge; the management controller therefore mediates across these cultural differences rather than simply favouring one approach over another, thereby supporting organisational decision-making. Cinquini et al. (2025) illustrate this mediation in the case of IKEA Italy, where cloud technologies allow the controller to orchestrate a co-authoring process through which managers integrate facts, possibilities, values and communication; Ruggeri et al. (2023) similarly show that digital platforms succeed when they connect local and corporate accounting language games.</w:t>
      </w:r>
    </w:p>
    <w:p>
      <w:pPr>
        <w:pStyle w:val="Normal"/>
        <w:spacing w:lineRule="exact" w:line="300" w:before="0" w:after="160"/>
        <w:jc w:val="both"/>
        <w:rPr/>
      </w:pPr>
      <w:r>
        <w:rPr>
          <w:rFonts w:eastAsia="Times New Roman" w:cs="Times New Roman"/>
          <w:sz w:val="24"/>
          <w:szCs w:val="24"/>
        </w:rPr>
        <w:t>This translation role is, however, conditional rather than given. Elo et al. (2026), analysing controller job advertisements over time, find no significant increase in business-partner language, while digitalisation-related requirements rise sharply. Van Slooten et al. (2026) show that digitalisation is associated with more role conflict and ambiguity for controllers with a stronger watchdog orientation, and Cavélius et al. (2020) warn that big data may re-technicise the function by absorbing controllers’ time in data-collection and data-reliability tasks. Conversely, Rautiainen et al. (2024) suggest that a fluid role identity enables controllers to cope with continuously evolving tasks and changing role expectations.</w:t>
      </w:r>
    </w:p>
    <w:p>
      <w:pPr>
        <w:pStyle w:val="Normal"/>
        <w:spacing w:lineRule="exact" w:line="300" w:before="0" w:after="160"/>
        <w:jc w:val="both"/>
        <w:rPr/>
      </w:pPr>
      <w:r>
        <w:rPr>
          <w:rFonts w:eastAsia="Times New Roman" w:cs="Times New Roman"/>
          <w:sz w:val="24"/>
          <w:szCs w:val="24"/>
        </w:rPr>
        <w:t xml:space="preserve">This leads to the fourth theoretical dimension. </w:t>
      </w:r>
      <w:r>
        <w:rPr>
          <w:rFonts w:eastAsia="Times New Roman" w:cs="Times New Roman"/>
          <w:b/>
          <w:bCs/>
          <w:sz w:val="24"/>
          <w:szCs w:val="24"/>
        </w:rPr>
        <w:t xml:space="preserve">Theoretical Dimension 4 (TD4). </w:t>
      </w:r>
      <w:r>
        <w:rPr>
          <w:rFonts w:eastAsia="Times New Roman" w:cs="Times New Roman"/>
          <w:i/>
          <w:iCs/>
          <w:sz w:val="24"/>
          <w:szCs w:val="24"/>
        </w:rPr>
        <w:t>The management controller, acting as a business partner, re-couples the capacity and requirement faces of the MCS package by translating AI-generated information into forms of knowledge considered relevant and legitimate across organisational groups; this translation depends on the controller’s skills, role orientation and identity.</w:t>
      </w:r>
    </w:p>
    <w:p>
      <w:pPr>
        <w:pStyle w:val="Heading2"/>
        <w:spacing w:before="280" w:after="120"/>
        <w:rPr/>
      </w:pPr>
      <w:r>
        <w:rPr>
          <w:rFonts w:eastAsia="Times New Roman" w:cs="Times New Roman" w:ascii="Times New Roman" w:hAnsi="Times New Roman"/>
          <w:sz w:val="24"/>
          <w:szCs w:val="24"/>
        </w:rPr>
        <w:t>4.5. Re-coupling and Trajectories of Organizational Change (TD5)</w:t>
      </w:r>
    </w:p>
    <w:p>
      <w:pPr>
        <w:pStyle w:val="Normal"/>
        <w:spacing w:lineRule="exact" w:line="300" w:before="0" w:after="160"/>
        <w:jc w:val="both"/>
        <w:rPr/>
      </w:pPr>
      <w:r>
        <w:rPr>
          <w:rFonts w:eastAsia="Times New Roman" w:cs="Times New Roman"/>
          <w:sz w:val="24"/>
          <w:szCs w:val="24"/>
        </w:rPr>
        <w:t>The preceding sections suggest that AI does not affect the MCS package uniformly: it expands the capacity face of planning and cybernetic controls faster than the requirement face of administrative, cultural and reward controls is adapted. Whether this asymmetry is resolved in the transforming phase determines the trajectory of organisational change. The reviewed literature points to three trajectories.</w:t>
      </w:r>
    </w:p>
    <w:p>
      <w:pPr>
        <w:pStyle w:val="Normal"/>
        <w:spacing w:lineRule="exact" w:line="300" w:before="0" w:after="160"/>
        <w:jc w:val="both"/>
        <w:rPr/>
      </w:pPr>
      <w:r>
        <w:rPr>
          <w:rFonts w:eastAsia="Times New Roman" w:cs="Times New Roman"/>
          <w:sz w:val="24"/>
          <w:szCs w:val="24"/>
        </w:rPr>
        <w:t>A first trajectory is substantial transformation, in which capacities and requirements are re-coupled. Berbel-Vera et al. (2026) show that the interactive use of management control systems and belief systems foster digital dynamic capabilities, which in turn strongly explain digital transformation success. Fitriyani et al. (2026) likewise find that interactive control systems have the strongest effect on digital innovation, and Gimpl et al. (2026a) show that only the interactive use of data analytics is positively associated with management control effectiveness. Gimpl et al. (2026b) further conclude that digitalisation enhances management control effectiveness when it is supported by appropriate organisational design changes, and Cavélius et al. (2020) observe that controllers who master big data and new tools can become actively involved in the digital transformation of their companies.</w:t>
      </w:r>
    </w:p>
    <w:p>
      <w:pPr>
        <w:pStyle w:val="Normal"/>
        <w:spacing w:lineRule="exact" w:line="300" w:before="0" w:after="160"/>
        <w:jc w:val="both"/>
        <w:rPr/>
      </w:pPr>
      <w:r>
        <w:rPr>
          <w:rFonts w:eastAsia="Times New Roman" w:cs="Times New Roman"/>
          <w:sz w:val="24"/>
          <w:szCs w:val="24"/>
        </w:rPr>
        <w:t>A second trajectory is limited adaptation, in which re-coupling remains partial. Fähndrich and Pedell (2025) show that digitalisation extends tasks and operational instruments without transforming the organisation of management control or its strategic instruments. Elo et al. (2026) observe a persistent emphasis on traditional controller responsibilities despite rising digitalisation requirements, and Alami and Laouane (2026) find that partially integrated ERP systems are associated with the maintenance of the traditional role of management control, whereas fully integrated systems tend to limit its contribution.</w:t>
      </w:r>
    </w:p>
    <w:p>
      <w:pPr>
        <w:pStyle w:val="Normal"/>
        <w:spacing w:lineRule="exact" w:line="300" w:before="0" w:after="160"/>
        <w:jc w:val="both"/>
        <w:rPr/>
      </w:pPr>
      <w:r>
        <w:rPr>
          <w:rFonts w:eastAsia="Times New Roman" w:cs="Times New Roman"/>
          <w:sz w:val="24"/>
          <w:szCs w:val="24"/>
        </w:rPr>
        <w:t>A third trajectory is the persistence of existing practices, or ceremonial adoption, in which capacities and requirements remain decoupled. Getzin et al. (2026b) show that adoption may be shaped by organisational frictions and validation burdens, and that formal compliance with institutional pressures may produce ceremonial rather than genuine integration. Nguyen et al. (2024) identify a lack of willingness, misunderstanding and over-expectations among top management as constraints on digital transformation. Berbel-Vera et al. (2026) also report a negative interaction between digital dynamic capabilities and belief systems, suggesting that strong existing beliefs may slow the translation of capabilities into transformation.</w:t>
      </w:r>
    </w:p>
    <w:p>
      <w:pPr>
        <w:pStyle w:val="Normal"/>
        <w:spacing w:lineRule="exact" w:line="300" w:before="0" w:after="160"/>
        <w:jc w:val="both"/>
        <w:rPr/>
      </w:pPr>
      <w:r>
        <w:rPr>
          <w:rFonts w:eastAsia="Times New Roman" w:cs="Times New Roman"/>
          <w:sz w:val="24"/>
          <w:szCs w:val="24"/>
        </w:rPr>
        <w:t>Which trajectory prevails depends on boundary conditions identified in the corpus: the degree of ERP integration (Alami &amp; Laouane, 2026), family control (Hiebl et al., 2026), the watchdog or business partner orientation of controllers (van Slooten et al., 2026), institutional pressures (Getzin et al., 2026b), the volume of data mobilised (Eichholz et al., 2023) and the transparency of AI (Souza et al., 2026). These trajectories are not fixed outcomes but positions in an iterative process: new signals generated by AI feed back into sensing and reopen the question of fit.</w:t>
      </w:r>
    </w:p>
    <w:p>
      <w:pPr>
        <w:pStyle w:val="Normal"/>
        <w:spacing w:lineRule="exact" w:line="300" w:before="0" w:after="160"/>
        <w:jc w:val="both"/>
        <w:rPr/>
      </w:pPr>
      <w:r>
        <w:rPr>
          <w:rFonts w:eastAsia="Times New Roman" w:cs="Times New Roman"/>
          <w:sz w:val="24"/>
          <w:szCs w:val="24"/>
        </w:rPr>
        <w:t xml:space="preserve">This leads to the fifth theoretical dimension. </w:t>
      </w:r>
      <w:r>
        <w:rPr>
          <w:rFonts w:eastAsia="Times New Roman" w:cs="Times New Roman"/>
          <w:b/>
          <w:bCs/>
          <w:sz w:val="24"/>
          <w:szCs w:val="24"/>
        </w:rPr>
        <w:t xml:space="preserve">Theoretical Dimension 5 (TD5). </w:t>
      </w:r>
      <w:r>
        <w:rPr>
          <w:rFonts w:eastAsia="Times New Roman" w:cs="Times New Roman"/>
          <w:i/>
          <w:iCs/>
          <w:sz w:val="24"/>
          <w:szCs w:val="24"/>
        </w:rPr>
        <w:t>The trajectory of AI-driven organisational change depends on the degree to which the capacity and requirement faces of the MCS package are re-coupled: full re-coupling leads to substantial transformation, partial re-coupling to limited adaptation, and decoupling to the persistence of existing practices or ceremonial adoption.</w:t>
      </w:r>
    </w:p>
    <w:p>
      <w:pPr>
        <w:pStyle w:val="Heading2"/>
        <w:spacing w:before="280" w:after="120"/>
        <w:rPr/>
      </w:pPr>
      <w:r>
        <w:rPr>
          <w:rFonts w:eastAsia="Times New Roman" w:cs="Times New Roman" w:ascii="Times New Roman" w:hAnsi="Times New Roman"/>
          <w:sz w:val="24"/>
          <w:szCs w:val="24"/>
        </w:rPr>
        <w:t>5. Discussion: Theoretical Contributions</w:t>
      </w:r>
    </w:p>
    <w:p>
      <w:pPr>
        <w:pStyle w:val="Normal"/>
        <w:spacing w:lineRule="exact" w:line="300" w:before="0" w:after="160"/>
        <w:jc w:val="both"/>
        <w:rPr/>
      </w:pPr>
      <w:r>
        <w:rPr>
          <w:rFonts w:eastAsia="Times New Roman" w:cs="Times New Roman"/>
          <w:sz w:val="24"/>
          <w:szCs w:val="24"/>
        </w:rPr>
        <w:t>The review contributes to the literature on management control and organisational change in four ways, each of which extends one of the three theoretical anchors of the framework, and it identifies one blind spot.</w:t>
      </w:r>
    </w:p>
    <w:p>
      <w:pPr>
        <w:pStyle w:val="Normal"/>
        <w:spacing w:before="160" w:after="100"/>
        <w:rPr/>
      </w:pPr>
      <w:r>
        <w:rPr>
          <w:rFonts w:eastAsia="Times New Roman" w:cs="Times New Roman"/>
          <w:b/>
          <w:bCs/>
          <w:i/>
          <w:iCs/>
          <w:sz w:val="24"/>
          <w:szCs w:val="24"/>
        </w:rPr>
        <w:t>5.1. Capacity-Induced Requirements: Extending Organisational Information Processing Theory</w:t>
      </w:r>
    </w:p>
    <w:p>
      <w:pPr>
        <w:pStyle w:val="Normal"/>
        <w:spacing w:lineRule="exact" w:line="300" w:before="0" w:after="160"/>
        <w:jc w:val="both"/>
        <w:rPr/>
      </w:pPr>
      <w:r>
        <w:rPr>
          <w:rFonts w:eastAsia="Times New Roman" w:cs="Times New Roman"/>
          <w:sz w:val="24"/>
          <w:szCs w:val="24"/>
        </w:rPr>
        <w:t xml:space="preserve">Organisational Information Processing Theory treats information-processing requirements as stemming from task uncertainty, and capacities as the organisational response to them (Galbraith, 1973; Tushman &amp; Nadler, 1978). </w:t>
      </w:r>
      <w:del w:id="9004" w:author="Claude" w:date="2026-10-27T00:00:00Z">
        <w:r>
          <w:rPr>
            <w:rFonts w:eastAsia="Times New Roman" w:cs="Times New Roman"/>
            <w:sz w:val="24"/>
            <w:szCs w:val="24"/>
          </w:rPr>
          <w:delText xml:space="preserve">The reviewed literature suggests that, under AI, the causal arrow also runs in the opposite direction: the expansion of capacity generates its own requirements.</w:delText>
        </w:r>
      </w:del>
      <w:ins w:id="9005" w:author="Claude" w:date="2026-10-27T00:00:00Z">
        <w:r>
          <w:rPr>
            <w:rFonts w:eastAsia="Times New Roman" w:cs="Times New Roman"/>
            <w:sz w:val="24"/>
            <w:szCs w:val="24"/>
          </w:rPr>
          <w:t xml:space="preserve">The theory already recognises that information overload is a cost of capacity. The reviewed literature suggests that, under AI, this cost becomes a central mechanism rather than a side effect: the expansion of capacity generates its own requirements.</w:t>
        </w:r>
      </w:ins>
      <w:r>
        <w:rPr>
          <w:rFonts w:eastAsia="Times New Roman" w:cs="Times New Roman"/>
          <w:sz w:val="24"/>
          <w:szCs w:val="24"/>
        </w:rPr>
        <w:t xml:space="preserve"> KPI overload (Caruso et al., 2023), the negative association between data volume and the effectiveness of countermeasures (Eichholz et al., 2023) and the illusion of control produced by ready-made reports (Ruggeri et al., 2023) are requirements that did not exist before capacity was expanded. We label these capacity-induced requirements. The concept qualifies the fit logic of OIPT: adding capacity does not mechanically close the gap with requirements, because part of the new capacity turns into a new requirement. It grounds TD2 and the reciprocity stated in TD3.</w:t>
      </w:r>
    </w:p>
    <w:p>
      <w:pPr>
        <w:pStyle w:val="Normal"/>
        <w:spacing w:before="160" w:after="100"/>
        <w:rPr/>
      </w:pPr>
      <w:r>
        <w:rPr>
          <w:rFonts w:eastAsia="Times New Roman" w:cs="Times New Roman"/>
          <w:b/>
          <w:bCs/>
          <w:i/>
          <w:iCs/>
          <w:sz w:val="24"/>
          <w:szCs w:val="24"/>
        </w:rPr>
        <w:t>5.2. From Uncertainty to Equivocality: The Epistemic Requirements of AI-Driven Control</w:t>
      </w:r>
    </w:p>
    <w:p>
      <w:pPr>
        <w:pStyle w:val="Normal"/>
        <w:spacing w:lineRule="exact" w:line="300" w:before="0" w:after="160"/>
        <w:jc w:val="both"/>
        <w:rPr/>
      </w:pPr>
      <w:r>
        <w:rPr>
          <w:rFonts w:eastAsia="Times New Roman" w:cs="Times New Roman"/>
          <w:sz w:val="24"/>
          <w:szCs w:val="24"/>
        </w:rPr>
        <w:t xml:space="preserve">Daft and Lengel (1986) distinguish uncertainty, which is reduced by acquiring and processing additional data, from equivocality, which is reduced through rich media and the enactment of a shared interpretation among managers. </w:t>
      </w:r>
      <w:del w:id="9006" w:author="Claude" w:date="2026-10-27T00:00:00Z">
        <w:r>
          <w:rPr>
            <w:rFonts w:eastAsia="Times New Roman" w:cs="Times New Roman"/>
            <w:sz w:val="24"/>
            <w:szCs w:val="24"/>
          </w:rPr>
          <w:delText xml:space="preserve">AI primarily addresses uncertainty</w:delText>
        </w:r>
      </w:del>
      <w:ins w:id="9007" w:author="Claude" w:date="2026-10-27T00:00:00Z">
        <w:r>
          <w:rPr>
            <w:rFonts w:eastAsia="Times New Roman" w:cs="Times New Roman"/>
            <w:sz w:val="24"/>
            <w:szCs w:val="24"/>
          </w:rPr>
          <w:t xml:space="preserve">Equivocality is already part of the information-processing tradition; our contribution is to apply it to AI. AI primarily addresses uncertainty</w:t>
        </w:r>
      </w:ins>
      <w:r>
        <w:rPr>
          <w:rFonts w:eastAsia="Times New Roman" w:cs="Times New Roman"/>
          <w:sz w:val="24"/>
          <w:szCs w:val="24"/>
        </w:rPr>
        <w:t xml:space="preserve">: it increases the volume, speed and granularity of information. The reviewed literature, however, locates the main difficulty elsewhere. Data-driven and narrative-driven epistemic cultures coexist and compete over relevance (Knudsen et al., 2025); the meaning of figures depends on local and corporate language games (Ruggeri et al., 2023); management accounting support in non-routine decisions is maieutic rather than answer-producing (Tiitola et al., 2024); and AI shifts management control from deductive towards inductive logics (Sundström, 2024). The requirement face of the MCS package therefore comprises epistemic requirements, that is, demands to establish which information is relevant and legitimate, and not only quantitative ones. This explains why capacity gains alone do not produce fit, and why the business partner’s role is primarily one of interpretation (TD1, TD4).</w:t>
      </w:r>
    </w:p>
    <w:p>
      <w:pPr>
        <w:pStyle w:val="Normal"/>
        <w:spacing w:before="160" w:after="100"/>
        <w:rPr/>
      </w:pPr>
      <w:r>
        <w:rPr>
          <w:rFonts w:eastAsia="Times New Roman" w:cs="Times New Roman"/>
          <w:b/>
          <w:bCs/>
          <w:i/>
          <w:iCs/>
          <w:sz w:val="24"/>
          <w:szCs w:val="24"/>
        </w:rPr>
        <w:t>5.3. Velocity Asymmetry within the MCS Package</w:t>
      </w:r>
    </w:p>
    <w:p>
      <w:pPr>
        <w:pStyle w:val="Normal"/>
        <w:spacing w:lineRule="exact" w:line="300" w:before="0" w:after="160"/>
        <w:jc w:val="both"/>
        <w:rPr/>
      </w:pPr>
      <w:r>
        <w:rPr>
          <w:rFonts w:eastAsia="Times New Roman" w:cs="Times New Roman"/>
          <w:sz w:val="24"/>
          <w:szCs w:val="24"/>
        </w:rPr>
        <w:t xml:space="preserve">Malmi and Brown (2008) conceptualise management controls as a package of interdependent systems. Our review adds a dynamic dimension: under AI, the controls of the package change at different velocities. Capacity-oriented controls (planning, cybernetic) absorb AI through tools and can change quickly; requirement-oriented controls (administrative, cultural) change through roles, structures and norms, and therefore more slowly. Fähndrich and Pedell (2025) find that digitalisation extends operational tasks and instruments but not strategic instruments, and Elo et al. (2026) observe that digitalisation-related requirements rise in controller job advertisements while business-partner language does not. </w:t>
      </w:r>
      <w:del w:id="9002" w:author="Claude" w:date="2026-10-27T00:00:00Z">
        <w:r>
          <w:rPr>
            <w:rFonts w:eastAsia="Times New Roman" w:cs="Times New Roman"/>
            <w:sz w:val="24"/>
            <w:szCs w:val="24"/>
          </w:rPr>
          <w:delText xml:space="preserve">The distribution of codes in our corpus points in the same direction, pending inter-coder validation. We call this velocity asymmetry and suggest that it, rather than technology itself, is the proximate driver of the trajectories of change described in TD5.</w:delText>
        </w:r>
      </w:del>
      <w:ins w:id="9003" w:author="Claude" w:date="2026-10-27T00:00:00Z">
        <w:r>
          <w:rPr>
            <w:rFonts w:eastAsia="Times New Roman" w:cs="Times New Roman"/>
            <w:sz w:val="24"/>
            <w:szCs w:val="24"/>
          </w:rPr>
          <w:t xml:space="preserve">These two findings are consistent with a difference in the pace at which the faces of the package change, although neither measures that pace directly. We call this velocity asymmetry and propose that, alongside the technology itself, it shapes the trajectories of change described in TD5.</w:t>
        </w:r>
      </w:ins>
    </w:p>
    <w:p>
      <w:pPr>
        <w:pStyle w:val="Normal"/>
        <w:spacing w:before="160" w:after="100"/>
        <w:rPr/>
      </w:pPr>
      <w:r>
        <w:rPr>
          <w:rFonts w:eastAsia="Times New Roman" w:cs="Times New Roman"/>
          <w:b/>
          <w:bCs/>
          <w:i/>
          <w:iCs/>
          <w:sz w:val="24"/>
          <w:szCs w:val="24"/>
        </w:rPr>
        <w:t>5.4. Management Control Systems as Microfoundations of Dynamic Capabilities</w:t>
      </w:r>
    </w:p>
    <w:p>
      <w:pPr>
        <w:pStyle w:val="Normal"/>
        <w:spacing w:lineRule="exact" w:line="300" w:before="0" w:after="160"/>
        <w:jc w:val="both"/>
        <w:rPr/>
      </w:pPr>
      <w:r>
        <w:rPr>
          <w:rFonts w:eastAsia="Times New Roman" w:cs="Times New Roman"/>
          <w:sz w:val="24"/>
          <w:szCs w:val="24"/>
        </w:rPr>
        <w:t xml:space="preserve">Teece (2007) calls for identifying the microfoundations of sensing, seizing and transforming, but the dynamic capabilities literature says little about the role of management controls. The reviewed studies allow us to specify it. The interactive use of management control systems and belief systems foster digital dynamic capabilities, which in turn explain digital transformation success (Berbel-Vera et al., 2026); interactive control systems show the strongest association with digital innovation (Fitriyani et al., 2026); and only the interactive use of data analytics is associated with management control effectiveness (Gimpl et al., 2026a). The business partner role, in turn, mediates the effect of analytics capabilities on controllership effectiveness (Boerner et al., 2025). We therefore propose a mapping in which planning and cybernetic controls underpin sensing, the business partner role and the interactive use of controls underpin seizing, and administrative and cultural controls underpin transforming. </w:t>
      </w:r>
      <w:del w:id="9008" w:author="Claude" w:date="2026-10-27T00:00:00Z">
        <w:r>
          <w:rPr>
            <w:rFonts w:eastAsia="Times New Roman" w:cs="Times New Roman"/>
            <w:sz w:val="24"/>
            <w:szCs w:val="24"/>
          </w:rPr>
          <w:delText xml:space="preserve">This mapping is the theoretical core of Figure 1 and calls for empirical testing.</w:delText>
        </w:r>
      </w:del>
      <w:ins w:id="9009" w:author="Claude" w:date="2026-10-27T00:00:00Z">
        <w:r>
          <w:rPr>
            <w:rFonts w:eastAsia="Times New Roman" w:cs="Times New Roman"/>
            <w:sz w:val="24"/>
            <w:szCs w:val="24"/>
          </w:rPr>
          <w:t xml:space="preserve">This mapping is a proposition rather than a finding: the reviewed studies document the role of interactive controls and of the business partner, but not directly the contribution of administrative and cultural controls to transforming. It calls for empirical testing.</w:t>
        </w:r>
      </w:ins>
    </w:p>
    <w:p>
      <w:pPr>
        <w:pStyle w:val="Normal"/>
        <w:spacing w:before="160" w:after="100"/>
        <w:rPr/>
      </w:pPr>
      <w:r>
        <w:rPr>
          <w:rFonts w:eastAsia="Times New Roman" w:cs="Times New Roman"/>
          <w:b/>
          <w:bCs/>
          <w:i/>
          <w:iCs/>
          <w:sz w:val="24"/>
          <w:szCs w:val="24"/>
        </w:rPr>
        <w:t>5.5. Reward Controls as a Blind Spot</w:t>
      </w:r>
    </w:p>
    <w:p>
      <w:pPr>
        <w:pStyle w:val="Normal"/>
        <w:spacing w:lineRule="exact" w:line="300" w:before="0" w:after="160"/>
        <w:jc w:val="both"/>
        <w:rPr/>
      </w:pPr>
      <w:r>
        <w:rPr>
          <w:rFonts w:eastAsia="Times New Roman" w:cs="Times New Roman"/>
          <w:sz w:val="24"/>
          <w:szCs w:val="24"/>
        </w:rPr>
        <w:t xml:space="preserve">Finally, the near absence of reward controls from the reviewed literature </w:t>
      </w:r>
      <w:del w:id="9001" w:author="Claude" w:date="2026-10-27T00:00:00Z">
        <w:r>
          <w:rPr>
            <w:rFonts w:eastAsia="Times New Roman" w:cs="Times New Roman"/>
            <w:sz w:val="24"/>
            <w:szCs w:val="24"/>
          </w:rPr>
          <w:delText xml:space="preserve">(one study out of 46)</w:delText>
        </w:r>
      </w:del>
      <w:ins w:id="9002" w:author="Claude" w:date="2026-10-27T00:00:00Z">
        <w:r>
          <w:rPr>
            <w:rFonts w:eastAsia="Times New Roman" w:cs="Times New Roman"/>
            <w:sz w:val="24"/>
            <w:szCs w:val="24"/>
          </w:rPr>
          <w:t xml:space="preserve">(a single study in the corpus)</w:t>
        </w:r>
      </w:ins>
      <w:r>
        <w:rPr>
          <w:rFonts w:eastAsia="Times New Roman" w:cs="Times New Roman"/>
          <w:sz w:val="24"/>
          <w:szCs w:val="24"/>
        </w:rPr>
        <w:t xml:space="preserve"> is itself a finding. Research on AI and management control has focused on how information is produced and interpreted, and much less on how it is tied to individual consequences. This omission limits our understanding of how AI-driven change is motivated and sustained within organisations, and it defines a clear agenda for future research (Section 4.3).</w:t>
      </w:r>
    </w:p>
    <w:p>
      <w:pPr>
        <w:pStyle w:val="Normal"/>
        <w:rPr/>
      </w:pPr>
      <w:r>
        <w:rPr/>
      </w:r>
      <w:r>
        <w:br w:type="page"/>
      </w:r>
    </w:p>
    <w:p>
      <w:pPr>
        <w:pStyle w:val="Normal"/>
        <w:spacing w:before="0" w:after="160"/>
        <w:rPr/>
      </w:pPr>
      <w:r>
        <w:rPr>
          <w:rFonts w:eastAsia="Times New Roman" w:cs="Times New Roman"/>
          <w:b/>
          <w:bCs/>
          <w:sz w:val="32"/>
          <w:szCs w:val="32"/>
        </w:rPr>
        <w:t>Partie 2 – Réponse aux six faiblesses avant soumission</w:t>
      </w:r>
    </w:p>
    <w:p>
      <w:pPr>
        <w:pStyle w:val="ListParagraph"/>
        <w:numPr>
          <w:ilvl w:val="0"/>
          <w:numId w:val="3"/>
        </w:numPr>
        <w:spacing w:lineRule="exact" w:line="276" w:before="0" w:after="80"/>
        <w:rPr/>
      </w:pPr>
      <w:r>
        <w:rPr>
          <w:rFonts w:eastAsia="Times New Roman" w:cs="Times New Roman"/>
          <w:sz w:val="22"/>
          <w:szCs w:val="22"/>
        </w:rPr>
        <w:t>Le texte original est conservé. Ajouts et suppressions sont en suivi des modifications ; chaque remplacement de référence est expliqué en commentaire et peut être refusé dans Word.</w:t>
      </w:r>
    </w:p>
    <w:p>
      <w:pPr>
        <w:pStyle w:val="Normal"/>
        <w:spacing w:before="240" w:after="120"/>
        <w:rPr/>
      </w:pPr>
      <w:r>
        <w:rPr>
          <w:rFonts w:eastAsia="Times New Roman" w:cs="Times New Roman"/>
          <w:b/>
          <w:bCs/>
          <w:sz w:val="26"/>
          <w:szCs w:val="26"/>
        </w:rPr>
        <w:t>1. Périmètre du corpus (point bloquant)</w:t>
      </w:r>
    </w:p>
    <w:p>
      <w:pPr>
        <w:pStyle w:val="ListParagraph"/>
        <w:numPr>
          <w:ilvl w:val="0"/>
          <w:numId w:val="1"/>
        </w:numPr>
        <w:spacing w:lineRule="exact" w:line="276" w:before="0" w:after="80"/>
        <w:rPr/>
      </w:pPr>
      <w:r>
        <w:rPr>
          <w:rFonts w:eastAsia="Times New Roman" w:cs="Times New Roman"/>
          <w:b/>
          <w:bCs/>
          <w:sz w:val="22"/>
          <w:szCs w:val="22"/>
        </w:rPr>
        <w:t xml:space="preserve">Diagnostic : </w:t>
      </w:r>
      <w:r>
        <w:rPr>
          <w:rFonts w:eastAsia="Times New Roman" w:cs="Times New Roman"/>
          <w:sz w:val="22"/>
          <w:szCs w:val="22"/>
        </w:rPr>
        <w:t>43 articles codés sont appariés à la fiche ; les lignes 8, 9 et 33 du CSV n’ont aucun code ; 7 articles de la fiche ne correspondent à aucun article codé identifié. Il reste donc 4 articles de la fiche hors des 46 : c’est l’origine de l’écart 46/50 (annexe A).</w:t>
      </w:r>
    </w:p>
    <w:p>
      <w:pPr>
        <w:pStyle w:val="ListParagraph"/>
        <w:numPr>
          <w:ilvl w:val="0"/>
          <w:numId w:val="1"/>
        </w:numPr>
        <w:spacing w:lineRule="exact" w:line="276" w:before="0" w:after="80"/>
        <w:rPr/>
      </w:pPr>
      <w:r>
        <w:rPr>
          <w:rFonts w:eastAsia="Times New Roman" w:cs="Times New Roman"/>
          <w:b/>
          <w:bCs/>
          <w:sz w:val="22"/>
          <w:szCs w:val="22"/>
        </w:rPr>
        <w:t xml:space="preserve">Les 163 codes ne sont pas incohérents : </w:t>
      </w:r>
      <w:r>
        <w:rPr>
          <w:rFonts w:eastAsia="Times New Roman" w:cs="Times New Roman"/>
          <w:sz w:val="22"/>
          <w:szCs w:val="22"/>
        </w:rPr>
        <w:t>la chaîne est 46 résumés → 366 phrases non méthodologiques → 144 phrases codées issues de 43 articles → 163 codes. À écrire telle quelle dans la méthode et dans la note de la figure 1.</w:t>
      </w:r>
    </w:p>
    <w:p>
      <w:pPr>
        <w:pStyle w:val="ListParagraph"/>
        <w:numPr>
          <w:ilvl w:val="0"/>
          <w:numId w:val="1"/>
        </w:numPr>
        <w:spacing w:lineRule="exact" w:line="276" w:before="0" w:after="80"/>
        <w:rPr/>
      </w:pPr>
      <w:r>
        <w:rPr>
          <w:rFonts w:eastAsia="Times New Roman" w:cs="Times New Roman"/>
          <w:b/>
          <w:bCs/>
          <w:sz w:val="22"/>
          <w:szCs w:val="22"/>
        </w:rPr>
        <w:t xml:space="preserve">Décision à prendre : </w:t>
      </w:r>
      <w:r>
        <w:rPr>
          <w:rFonts w:eastAsia="Times New Roman" w:cs="Times New Roman"/>
          <w:sz w:val="22"/>
          <w:szCs w:val="22"/>
        </w:rPr>
        <w:t>option A, corpus de 46 et les 4 articles cités comme littérature externe ; ou option B, corpus de 50 déclaré dans le PRISMA (« other sources »), avec codage des 4 résumés et recalcul des tableaux, de la figure et du kappa. L’option A est la plus rapide si ces 4 articles n’ont pas suivi le protocole de sélection.</w:t>
      </w:r>
    </w:p>
    <w:p>
      <w:pPr>
        <w:pStyle w:val="Normal"/>
        <w:spacing w:before="240" w:after="120"/>
        <w:rPr/>
      </w:pPr>
      <w:r>
        <w:rPr>
          <w:rFonts w:eastAsia="Times New Roman" w:cs="Times New Roman"/>
          <w:b/>
          <w:bCs/>
          <w:sz w:val="26"/>
          <w:szCs w:val="26"/>
        </w:rPr>
        <w:t>2. Références hors corpus et années</w:t>
      </w:r>
    </w:p>
    <w:p>
      <w:pPr>
        <w:pStyle w:val="ListParagraph"/>
        <w:numPr>
          <w:ilvl w:val="0"/>
          <w:numId w:val="1"/>
        </w:numPr>
        <w:spacing w:lineRule="exact" w:line="276" w:before="0" w:after="80"/>
        <w:rPr/>
      </w:pPr>
      <w:r>
        <w:rPr>
          <w:rFonts w:eastAsia="Times New Roman" w:cs="Times New Roman"/>
          <w:b/>
          <w:bCs/>
          <w:sz w:val="22"/>
          <w:szCs w:val="22"/>
        </w:rPr>
        <w:t xml:space="preserve">Remplacées par des équivalents du corpus (modifications suivies) : </w:t>
      </w:r>
      <w:r>
        <w:rPr>
          <w:rFonts w:eastAsia="Times New Roman" w:cs="Times New Roman"/>
          <w:sz w:val="22"/>
          <w:szCs w:val="22"/>
        </w:rPr>
        <w:t>Numbi et Elongha → Alnor (2024) ; Modarelli et al. → Cavélius et al. (2020) ; Al-Sharafi et al. → Bredmar (2017).</w:t>
      </w:r>
    </w:p>
    <w:p>
      <w:pPr>
        <w:pStyle w:val="ListParagraph"/>
        <w:numPr>
          <w:ilvl w:val="0"/>
          <w:numId w:val="1"/>
        </w:numPr>
        <w:spacing w:lineRule="exact" w:line="276" w:before="0" w:after="80"/>
        <w:rPr/>
      </w:pPr>
      <w:r>
        <w:rPr>
          <w:rFonts w:eastAsia="Times New Roman" w:cs="Times New Roman"/>
          <w:b/>
          <w:bCs/>
          <w:sz w:val="22"/>
          <w:szCs w:val="22"/>
        </w:rPr>
        <w:t xml:space="preserve">Signalée comme hors corpus : </w:t>
      </w:r>
      <w:r>
        <w:rPr>
          <w:rFonts w:eastAsia="Times New Roman" w:cs="Times New Roman"/>
          <w:sz w:val="22"/>
          <w:szCs w:val="22"/>
        </w:rPr>
        <w:t>Knudsen (2020), avec la mention « outside the reviewed corpus ».</w:t>
      </w:r>
    </w:p>
    <w:p>
      <w:pPr>
        <w:pStyle w:val="ListParagraph"/>
        <w:numPr>
          <w:ilvl w:val="0"/>
          <w:numId w:val="1"/>
        </w:numPr>
        <w:spacing w:lineRule="exact" w:line="276" w:before="0" w:after="80"/>
        <w:rPr/>
      </w:pPr>
      <w:r>
        <w:rPr>
          <w:rFonts w:eastAsia="Times New Roman" w:cs="Times New Roman"/>
          <w:b/>
          <w:bCs/>
          <w:sz w:val="22"/>
          <w:szCs w:val="22"/>
        </w:rPr>
        <w:t xml:space="preserve">Vérifiée en ligne : </w:t>
      </w:r>
      <w:r>
        <w:rPr>
          <w:rFonts w:eastAsia="Times New Roman" w:cs="Times New Roman"/>
          <w:sz w:val="22"/>
          <w:szCs w:val="22"/>
        </w:rPr>
        <w:t>Wanderley et Horton, British Accounting Review, 58(2), 101455 (2026). Son statut dans le corpus reste à trancher (annexe A).</w:t>
      </w:r>
    </w:p>
    <w:p>
      <w:pPr>
        <w:pStyle w:val="ListParagraph"/>
        <w:numPr>
          <w:ilvl w:val="0"/>
          <w:numId w:val="1"/>
        </w:numPr>
        <w:spacing w:lineRule="exact" w:line="276" w:before="0" w:after="80"/>
        <w:rPr/>
      </w:pPr>
      <w:r>
        <w:rPr>
          <w:rFonts w:eastAsia="Times New Roman" w:cs="Times New Roman"/>
          <w:b/>
          <w:bCs/>
          <w:sz w:val="22"/>
          <w:szCs w:val="22"/>
        </w:rPr>
        <w:t xml:space="preserve">Gimpl et al. : </w:t>
      </w:r>
      <w:r>
        <w:rPr>
          <w:rFonts w:eastAsia="Times New Roman" w:cs="Times New Roman"/>
          <w:sz w:val="22"/>
          <w:szCs w:val="22"/>
        </w:rPr>
        <w:t>2026a (data analytics) et 2026b (OIPT) appliqués dans les sections 4 et 5.</w:t>
      </w:r>
    </w:p>
    <w:p>
      <w:pPr>
        <w:pStyle w:val="ListParagraph"/>
        <w:numPr>
          <w:ilvl w:val="0"/>
          <w:numId w:val="1"/>
        </w:numPr>
        <w:spacing w:lineRule="exact" w:line="276" w:before="0" w:after="80"/>
        <w:rPr/>
      </w:pPr>
      <w:r>
        <w:rPr>
          <w:rFonts w:eastAsia="Times New Roman" w:cs="Times New Roman"/>
          <w:b/>
          <w:bCs/>
          <w:sz w:val="22"/>
          <w:szCs w:val="22"/>
        </w:rPr>
        <w:t xml:space="preserve">Années : </w:t>
      </w:r>
      <w:r>
        <w:rPr>
          <w:rFonts w:eastAsia="Times New Roman" w:cs="Times New Roman"/>
          <w:sz w:val="22"/>
          <w:szCs w:val="22"/>
        </w:rPr>
        <w:t>retenir partout l’année du codage (export bibliographique) : Souza 2026, Berbel-Vera 2026, van Slooten 2026, Boerner 2025 (article mis en ligne en 2024 dans Management Accounting Research). Corriger la fiche en conséquence.</w:t>
      </w:r>
    </w:p>
    <w:p>
      <w:pPr>
        <w:pStyle w:val="Normal"/>
        <w:spacing w:before="240" w:after="120"/>
        <w:rPr/>
      </w:pPr>
      <w:r>
        <w:rPr>
          <w:rFonts w:eastAsia="Times New Roman" w:cs="Times New Roman"/>
          <w:b/>
          <w:bCs/>
          <w:sz w:val="26"/>
          <w:szCs w:val="26"/>
        </w:rPr>
        <w:t>3. Chiffres non vérifiés</w:t>
      </w:r>
    </w:p>
    <w:p>
      <w:pPr>
        <w:pStyle w:val="ListParagraph"/>
        <w:numPr>
          <w:ilvl w:val="0"/>
          <w:numId w:val="1"/>
        </w:numPr>
        <w:spacing w:lineRule="exact" w:line="276" w:before="0" w:after="80"/>
        <w:rPr/>
      </w:pPr>
      <w:r>
        <w:rPr>
          <w:rFonts w:eastAsia="Times New Roman" w:cs="Times New Roman"/>
          <w:b/>
          <w:bCs/>
          <w:sz w:val="22"/>
          <w:szCs w:val="22"/>
        </w:rPr>
        <w:t xml:space="preserve">Retirés du texte : </w:t>
      </w:r>
      <w:r>
        <w:rPr>
          <w:rFonts w:eastAsia="Times New Roman" w:cs="Times New Roman"/>
          <w:sz w:val="22"/>
          <w:szCs w:val="22"/>
        </w:rPr>
        <w:t>β = 0,255 (Gimpl et al., 2026b) et « 7 426 offres » (Elo et al., 2026), non vérifiables sans le texte intégral.</w:t>
      </w:r>
    </w:p>
    <w:p>
      <w:pPr>
        <w:pStyle w:val="ListParagraph"/>
        <w:numPr>
          <w:ilvl w:val="0"/>
          <w:numId w:val="1"/>
        </w:numPr>
        <w:spacing w:lineRule="exact" w:line="276" w:before="0" w:after="80"/>
        <w:rPr/>
      </w:pPr>
      <w:r>
        <w:rPr>
          <w:rFonts w:eastAsia="Times New Roman" w:cs="Times New Roman"/>
          <w:b/>
          <w:bCs/>
          <w:sz w:val="22"/>
          <w:szCs w:val="22"/>
        </w:rPr>
        <w:t xml:space="preserve">Conservé : </w:t>
      </w:r>
      <w:r>
        <w:rPr>
          <w:rFonts w:eastAsia="Times New Roman" w:cs="Times New Roman"/>
          <w:sz w:val="22"/>
          <w:szCs w:val="22"/>
        </w:rPr>
        <w:t>322 grandes entreprises allemandes (Boerner et al.), confirmé par le résumé de l’éditeur.</w:t>
      </w:r>
    </w:p>
    <w:p>
      <w:pPr>
        <w:pStyle w:val="ListParagraph"/>
        <w:numPr>
          <w:ilvl w:val="0"/>
          <w:numId w:val="1"/>
        </w:numPr>
        <w:spacing w:lineRule="exact" w:line="276" w:before="0" w:after="80"/>
        <w:rPr/>
      </w:pPr>
      <w:r>
        <w:rPr>
          <w:rFonts w:eastAsia="Times New Roman" w:cs="Times New Roman"/>
          <w:b/>
          <w:bCs/>
          <w:sz w:val="22"/>
          <w:szCs w:val="22"/>
        </w:rPr>
        <w:t xml:space="preserve">À vérifier dans les textes intégraux : </w:t>
      </w:r>
      <w:r>
        <w:rPr>
          <w:rFonts w:eastAsia="Times New Roman" w:cs="Times New Roman"/>
          <w:sz w:val="22"/>
          <w:szCs w:val="22"/>
        </w:rPr>
        <w:t>les affirmations de niveau « fiche seulement » de l’annexe B, signalées aussi en commentaires.</w:t>
      </w:r>
    </w:p>
    <w:p>
      <w:pPr>
        <w:pStyle w:val="Normal"/>
        <w:spacing w:before="240" w:after="120"/>
        <w:rPr/>
      </w:pPr>
      <w:r>
        <w:rPr>
          <w:rFonts w:eastAsia="Times New Roman" w:cs="Times New Roman"/>
          <w:b/>
          <w:bCs/>
          <w:sz w:val="26"/>
          <w:szCs w:val="26"/>
        </w:rPr>
        <w:t>4. Kappa</w:t>
      </w:r>
    </w:p>
    <w:p>
      <w:pPr>
        <w:pStyle w:val="ListParagraph"/>
        <w:numPr>
          <w:ilvl w:val="0"/>
          <w:numId w:val="1"/>
        </w:numPr>
        <w:spacing w:lineRule="exact" w:line="276" w:before="0" w:after="80"/>
        <w:rPr/>
      </w:pPr>
      <w:r>
        <w:rPr>
          <w:rFonts w:eastAsia="Times New Roman" w:cs="Times New Roman"/>
          <w:b/>
          <w:bCs/>
          <w:sz w:val="22"/>
          <w:szCs w:val="22"/>
        </w:rPr>
        <w:t xml:space="preserve">Kit prêt : </w:t>
      </w:r>
      <w:r>
        <w:rPr>
          <w:rFonts w:eastAsia="Times New Roman" w:cs="Times New Roman"/>
          <w:sz w:val="22"/>
          <w:szCs w:val="22"/>
        </w:rPr>
        <w:t>dossier kappa_kit/ : phrases à l’aveugle (144), consignes et prompt pour le second codeur, script kappa.py (κ de Cohen par dimension et par catégorie), testé.</w:t>
      </w:r>
    </w:p>
    <w:p>
      <w:pPr>
        <w:pStyle w:val="ListParagraph"/>
        <w:numPr>
          <w:ilvl w:val="0"/>
          <w:numId w:val="1"/>
        </w:numPr>
        <w:spacing w:lineRule="exact" w:line="276" w:before="0" w:after="80"/>
        <w:rPr/>
      </w:pPr>
      <w:r>
        <w:rPr>
          <w:rFonts w:eastAsia="Times New Roman" w:cs="Times New Roman"/>
          <w:b/>
          <w:bCs/>
          <w:sz w:val="22"/>
          <w:szCs w:val="22"/>
        </w:rPr>
        <w:t xml:space="preserve">Dans le texte : </w:t>
      </w:r>
      <w:r>
        <w:rPr>
          <w:rFonts w:eastAsia="Times New Roman" w:cs="Times New Roman"/>
          <w:sz w:val="22"/>
          <w:szCs w:val="22"/>
        </w:rPr>
        <w:t>la section 5.3 précise « pending inter-coder validation ». Une fois κ calculé, le rapporter par dimension dans la méthode et retirer cette mention.</w:t>
      </w:r>
    </w:p>
    <w:p>
      <w:pPr>
        <w:pStyle w:val="Normal"/>
        <w:spacing w:before="240" w:after="120"/>
        <w:rPr/>
      </w:pPr>
      <w:r>
        <w:rPr>
          <w:rFonts w:eastAsia="Times New Roman" w:cs="Times New Roman"/>
          <w:b/>
          <w:bCs/>
          <w:sz w:val="26"/>
          <w:szCs w:val="26"/>
        </w:rPr>
        <w:t>5. Récompense</w:t>
      </w:r>
    </w:p>
    <w:p>
      <w:pPr>
        <w:pStyle w:val="ListParagraph"/>
        <w:numPr>
          <w:ilvl w:val="0"/>
          <w:numId w:val="1"/>
        </w:numPr>
        <w:spacing w:lineRule="exact" w:line="276" w:before="0" w:after="80"/>
        <w:rPr/>
      </w:pPr>
      <w:r>
        <w:rPr>
          <w:rFonts w:eastAsia="Times New Roman" w:cs="Times New Roman"/>
          <w:b/>
          <w:bCs/>
          <w:sz w:val="22"/>
          <w:szCs w:val="22"/>
        </w:rPr>
        <w:t xml:space="preserve">Reformulée : </w:t>
      </w:r>
      <w:r>
        <w:rPr>
          <w:rFonts w:eastAsia="Times New Roman" w:cs="Times New Roman"/>
          <w:sz w:val="22"/>
          <w:szCs w:val="22"/>
        </w:rPr>
        <w:t>la sous-section 4.3 devient « Reward Controls: An Acknowledged Gap and a Research Agenda », avec trois questions de recherche ; la section 5.5 en fait un angle mort assumé ; TD3 ne s’appuie plus que « tentatively » sur la récompense.</w:t>
      </w:r>
    </w:p>
    <w:p>
      <w:pPr>
        <w:pStyle w:val="Normal"/>
        <w:spacing w:before="240" w:after="120"/>
        <w:rPr/>
      </w:pPr>
      <w:r>
        <w:rPr>
          <w:rFonts w:eastAsia="Times New Roman" w:cs="Times New Roman"/>
          <w:b/>
          <w:bCs/>
          <w:sz w:val="26"/>
          <w:szCs w:val="26"/>
        </w:rPr>
        <w:t>6. Contribution théorique explicite</w:t>
      </w:r>
    </w:p>
    <w:p>
      <w:pPr>
        <w:pStyle w:val="ListParagraph"/>
        <w:numPr>
          <w:ilvl w:val="0"/>
          <w:numId w:val="1"/>
        </w:numPr>
        <w:spacing w:lineRule="exact" w:line="276" w:before="0" w:after="80"/>
        <w:rPr/>
      </w:pPr>
      <w:r>
        <w:rPr>
          <w:rFonts w:eastAsia="Times New Roman" w:cs="Times New Roman"/>
          <w:b/>
          <w:bCs/>
          <w:sz w:val="22"/>
          <w:szCs w:val="22"/>
        </w:rPr>
        <w:t xml:space="preserve">Nouvelle section 5 : </w:t>
      </w:r>
      <w:r>
        <w:rPr>
          <w:rFonts w:eastAsia="Times New Roman" w:cs="Times New Roman"/>
          <w:sz w:val="22"/>
          <w:szCs w:val="22"/>
        </w:rPr>
        <w:t>5.1 exigences induites par la capacité (extension de l’OIPT) ; 5.2 de l’incertitude à l’équivocité (Daft et Lengel, 1986, vérifié) ; 5.3 asymétrie de vitesse du package (Malmi et Brown) ; 5.4 MCS comme microfondations des capacités dynamiques (Teece) ; 5.5 la récompense comme angle mort.</w:t>
      </w:r>
    </w:p>
    <w:p>
      <w:pPr>
        <w:pStyle w:val="Normal"/>
        <w:rPr/>
      </w:pPr>
      <w:r>
        <w:rPr/>
      </w:r>
      <w:r>
        <w:br w:type="page"/>
      </w:r>
    </w:p>
    <w:p>
      <w:pPr>
        <w:pStyle w:val="Normal"/>
        <w:spacing w:before="0" w:after="120"/>
        <w:rPr/>
      </w:pPr>
      <w:r>
        <w:rPr>
          <w:rFonts w:eastAsia="Times New Roman" w:cs="Times New Roman"/>
          <w:b/>
          <w:bCs/>
          <w:sz w:val="26"/>
          <w:szCs w:val="26"/>
        </w:rPr>
        <w:t>Annexe A – Réconciliation du corpus (codage ↔ fiche)</w:t>
      </w:r>
    </w:p>
    <w:p>
      <w:pPr>
        <w:pStyle w:val="Normal"/>
        <w:spacing w:before="0" w:after="100"/>
        <w:rPr/>
      </w:pPr>
      <w:r>
        <w:rPr>
          <w:rFonts w:eastAsia="Times New Roman" w:cs="Times New Roman"/>
          <w:i/>
          <w:iCs/>
          <w:sz w:val="20"/>
          <w:szCs w:val="20"/>
        </w:rPr>
        <w:t>« Probable » et « à identifier » : à confirmer avec l’export Scopus/WoS.</w:t>
      </w:r>
    </w:p>
    <w:tbl>
      <w:tblPr>
        <w:tblW w:w="9070" w:type="dxa"/>
        <w:jc w:val="left"/>
        <w:tblInd w:w="0" w:type="dxa"/>
        <w:tblLayout w:type="fixed"/>
        <w:tblCellMar>
          <w:top w:w="40" w:type="dxa"/>
          <w:left w:w="80" w:type="dxa"/>
          <w:bottom w:w="40" w:type="dxa"/>
          <w:right w:w="80" w:type="dxa"/>
        </w:tblCellMar>
      </w:tblPr>
      <w:tblGrid>
        <w:gridCol w:w="899"/>
        <w:gridCol w:w="3600"/>
        <w:gridCol w:w="901"/>
        <w:gridCol w:w="999"/>
        <w:gridCol w:w="2671"/>
      </w:tblGrid>
      <w:tr>
        <w:trPr>
          <w:tblHeader w:val="true"/>
        </w:trPr>
        <w:tc>
          <w:tcPr>
            <w:tcW w:w="8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Ligne CSV</w:t>
            </w:r>
          </w:p>
        </w:tc>
        <w:tc>
          <w:tcPr>
            <w:tcW w:w="36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Article (codage)</w:t>
            </w:r>
          </w:p>
        </w:tc>
        <w:tc>
          <w:tcPr>
            <w:tcW w:w="90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Année</w:t>
            </w:r>
          </w:p>
        </w:tc>
        <w:tc>
          <w:tcPr>
            <w:tcW w:w="9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Fiche</w:t>
            </w:r>
          </w:p>
        </w:tc>
        <w:tc>
          <w:tcPr>
            <w:tcW w:w="267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Rautiainen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Caruso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Souza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2025)</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Fitriyani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Andreassen</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Kerr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Bedford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Alami &amp; Laouane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Getzin et al. (2026a)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Oanh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Gimpl et al. (2026a, data analytics)</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Martins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A4 mal remplie)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Elo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 &amp; Pedell (PME)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Papiorek &amp; Hiebl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Harymawan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A50 ?</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confirmer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Gimpl et al. (2026b, OIPT)</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Cinquini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Almulla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Rieg &amp; Ulrich</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Hiebl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 &amp; Pedell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Piosik &amp; Karmańska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Alnor</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Sundström</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Cavélius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Getzin et al. (2026b)</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Berbel-Vera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2025)</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Nguyen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Dounia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van Slooten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2024)</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Knudsen, Catasús &amp; Kaarbøe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Ruggeri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Todorovic &amp; Parc</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2022</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Alduneibat</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Begum &amp; Begum</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Marelli &amp; Dello Sbarba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Eichholz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Boerner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Tiitola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Abbas</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A10 ?</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Bredmar</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2017</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bl>
    <w:p>
      <w:pPr>
        <w:pStyle w:val="Normal"/>
        <w:spacing w:before="160" w:after="100"/>
        <w:rPr/>
      </w:pPr>
      <w:r>
        <w:rPr>
          <w:rFonts w:eastAsia="Times New Roman" w:cs="Times New Roman"/>
          <w:sz w:val="20"/>
          <w:szCs w:val="20"/>
        </w:rPr>
        <w:t>Articles de la fiche sans correspondance parmi les articles codés identifiés (3 d’entre eux correspondent aux lignes 8, 9 et 33) :</w:t>
      </w:r>
    </w:p>
    <w:tbl>
      <w:tblPr>
        <w:tblW w:w="9070" w:type="dxa"/>
        <w:jc w:val="left"/>
        <w:tblInd w:w="0" w:type="dxa"/>
        <w:tblLayout w:type="fixed"/>
        <w:tblCellMar>
          <w:top w:w="40" w:type="dxa"/>
          <w:left w:w="80" w:type="dxa"/>
          <w:bottom w:w="40" w:type="dxa"/>
          <w:right w:w="80" w:type="dxa"/>
        </w:tblCellMar>
      </w:tblPr>
      <w:tblGrid>
        <w:gridCol w:w="1000"/>
        <w:gridCol w:w="6169"/>
        <w:gridCol w:w="1901"/>
      </w:tblGrid>
      <w:tr>
        <w:trPr>
          <w:tblHeader w:val="true"/>
        </w:trPr>
        <w:tc>
          <w:tcPr>
            <w:tcW w:w="10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Fiche</w:t>
            </w:r>
          </w:p>
        </w:tc>
        <w:tc>
          <w:tcPr>
            <w:tcW w:w="616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Article</w:t>
            </w:r>
          </w:p>
        </w:tc>
        <w:tc>
          <w:tcPr>
            <w:tcW w:w="190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Année fiche</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A13</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Digital transformation &amp; MC improvement (Maroc)</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A17</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Steering digitalization &amp; MC maturity in SMEs</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A25</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Wanderley &amp; Horton – boundary work</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A31</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 EDA &amp; unsupervised ML</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2022</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A35</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Occupational identities of MAs &amp; the IT system</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2018</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A38</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Knudsen – Elusive boundaries (SLR)</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A44</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Bhimani – Digital data &amp; MA: research methods</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r>
    </w:tbl>
    <w:p>
      <w:pPr>
        <w:pStyle w:val="Normal"/>
        <w:spacing w:before="240" w:after="120"/>
        <w:rPr/>
      </w:pPr>
      <w:r>
        <w:rPr>
          <w:rFonts w:eastAsia="Times New Roman" w:cs="Times New Roman"/>
          <w:b/>
          <w:bCs/>
          <w:sz w:val="26"/>
          <w:szCs w:val="26"/>
        </w:rPr>
        <w:t>Annexe B – Niveau de vérification des affirmations ajoutées</w:t>
      </w:r>
    </w:p>
    <w:tbl>
      <w:tblPr>
        <w:tblW w:w="9070" w:type="dxa"/>
        <w:jc w:val="left"/>
        <w:tblInd w:w="0" w:type="dxa"/>
        <w:tblLayout w:type="fixed"/>
        <w:tblCellMar>
          <w:top w:w="40" w:type="dxa"/>
          <w:left w:w="80" w:type="dxa"/>
          <w:bottom w:w="40" w:type="dxa"/>
          <w:right w:w="80" w:type="dxa"/>
        </w:tblCellMar>
      </w:tblPr>
      <w:tblGrid>
        <w:gridCol w:w="4170"/>
        <w:gridCol w:w="2500"/>
        <w:gridCol w:w="2400"/>
      </w:tblGrid>
      <w:tr>
        <w:trPr>
          <w:tblHeader w:val="true"/>
        </w:trPr>
        <w:tc>
          <w:tcPr>
            <w:tcW w:w="417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Affirmation</w:t>
            </w:r>
          </w:p>
        </w:tc>
        <w:tc>
          <w:tcPr>
            <w:tcW w:w="25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Source</w:t>
            </w:r>
          </w:p>
        </w:tc>
        <w:tc>
          <w:tcPr>
            <w:tcW w:w="24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322 grandes entreprises ; médiation par le rôle de business partner (Boerner et al.)</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éditeur (MAR, 2024, 100904)</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Indirect effect β = 0,255 via la standardisation (Gimpl et al., 2026b)</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A37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vérifié : retiré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7 426 offres d’emploi (Elo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A47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vérifié : retiré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négatif du volume de données (Eichholz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Pas d’effet sur l’organisation du contrôle (Fähndrich et Pedell,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L’IA reproduit le jugement de l’analyste (Caruso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A29</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Rôle de la compétence en IA (Souza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A15 (analyses complémentaires)</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Objectif de business partnering → usage de l’analytique (Bedford et al.,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Illusion de contrôle (Ruggeri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A28</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via la planification et le budget (Rieg et Ulrich, 2024)</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 fiche A26</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Reformulé au niveau du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Interaction négative capacités dynamiques × croyances (Berbel-Vera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31.4) + fiche A12</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plus faible dans les entreprises familiales (Hiebl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24.3)</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Contrôle épistémique (Knudsen et al.,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36.3)</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Incertitude vs équivocité (Daft et Lengel, 1986)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Management Science, 32(5), 554–571</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bl>
    <w:p>
      <w:pPr>
        <w:pStyle w:val="Normal"/>
        <w:spacing w:before="240" w:after="120"/>
        <w:rPr/>
      </w:pPr>
      <w:r>
        <w:rPr>
          <w:rFonts w:eastAsia="Times New Roman" w:cs="Times New Roman"/>
          <w:b/>
          <w:bCs/>
          <w:sz w:val="26"/>
          <w:szCs w:val="26"/>
        </w:rPr>
        <w:t>Annexe C – Références théoriques à ajouter à la bibliographie</w:t>
      </w:r>
    </w:p>
    <w:tbl>
      <w:tblPr>
        <w:tblW w:w="9070" w:type="dxa"/>
        <w:jc w:val="left"/>
        <w:tblInd w:w="0" w:type="dxa"/>
        <w:tblLayout w:type="fixed"/>
        <w:tblCellMar>
          <w:top w:w="40" w:type="dxa"/>
          <w:left w:w="80" w:type="dxa"/>
          <w:bottom w:w="40" w:type="dxa"/>
          <w:right w:w="80" w:type="dxa"/>
        </w:tblCellMar>
      </w:tblPr>
      <w:tblGrid>
        <w:gridCol w:w="6670"/>
        <w:gridCol w:w="2399"/>
      </w:tblGrid>
      <w:tr>
        <w:trPr>
          <w:tblHeader w:val="true"/>
        </w:trPr>
        <w:tc>
          <w:tcPr>
            <w:tcW w:w="667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Référence</w:t>
            </w:r>
          </w:p>
        </w:tc>
        <w:tc>
          <w:tcPr>
            <w:tcW w:w="23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Daft, R. L., &amp; Lengel, R. H. (1986). Organizational information requirements, media richness and structural design. Management Science, 32(5), 554–571.</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Galbraith, J. R. (1973). Designing complex organizations. Addison-Wesley.</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Tushman, M. L., &amp; Nadler, D. A. (1978). Information processing as an integrating concept in organizational design. Academy of Management Review, 3(3), 613–624.</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Teece, D. J. (2007). Explicating dynamic capabilities: The nature and microfoundations of (sustainable) enterprise performance. Strategic Management Journal, 28(13), 1319–1350.</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Malmi, T., &amp; Brown, D. A. (2008). Management control systems as a package: Opportunities, challenges and research directions. Management Accounting Research, 19(4), 287–300.</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Landis, J. R., &amp; Koch, G. G. (1977). The measurement of observer agreement for categorical data. Biometrics, 33(1), 159–174.</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 (seuils du kappa)</w:t>
            </w:r>
          </w:p>
        </w:tc>
      </w:tr>
    </w:tbl>
    <w:sectPr>
      <w:type w:val="nextPage"/>
      <w:pgSz w:w="11906" w:h="16838"/>
      <w:pgMar w:left="1418" w:right="1418" w:gutter="0" w:header="0" w:top="1418" w:footer="0" w:bottom="1418"/>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27T10:00:00Z" w:initials="CL">
    <w:p>
      <w:pPr>
        <w:overflowPunct w:val="false"/>
        <w:rPr/>
      </w:pPr>
      <w:r>
        <w:rPr>
          <w:rFonts w:ascii="Liberation Serif" w:hAnsi="Liberation Serif" w:eastAsia="DejaVu Sans" w:cs="DejaVu Sans"/>
          <w:lang w:val="en-US" w:eastAsia="en-US" w:bidi="en-US"/>
        </w:rPr>
        <w:t>Numbi et Elongha (2025) est hors corpus. Remplacé par Alnor (2024), présent dans le corpus (CSV ligne 27, fiche A23). Refuser la modification si vous gardez Numbi et Elongha comme littérature externe signalée.</w:t>
      </w:r>
    </w:p>
  </w:comment>
  <w:comment w:id="1" w:author="Claude" w:date="2026-10-27T10:00:00Z" w:initials="CL">
    <w:p>
      <w:pPr>
        <w:overflowPunct w:val="false"/>
        <w:rPr/>
      </w:pPr>
      <w:r>
        <w:rPr>
          <w:rFonts w:ascii="Liberation Serif" w:hAnsi="Liberation Serif" w:eastAsia="DejaVu Sans" w:cs="DejaVu Sans"/>
          <w:lang w:val="en-US" w:eastAsia="en-US" w:bidi="en-US"/>
        </w:rPr>
        <w:t>Effet négatif du volume de données : issu de la fiche A27, absent du résumé. À vérifier dans le texte intégral avant soumission.</w:t>
      </w:r>
    </w:p>
  </w:comment>
  <w:comment w:id="2" w:author="Claude" w:date="2026-10-27T10:00:00Z" w:initials="CL">
    <w:p>
      <w:pPr>
        <w:overflowPunct w:val="false"/>
        <w:rPr/>
      </w:pPr>
      <w:r>
        <w:rPr>
          <w:rFonts w:ascii="Liberation Serif" w:hAnsi="Liberation Serif" w:eastAsia="DejaVu Sans" w:cs="DejaVu Sans"/>
          <w:lang w:val="en-US" w:eastAsia="en-US" w:bidi="en-US"/>
        </w:rPr>
        <w:t>Modarelli et al. (2026), hors corpus, est remplacé par Cavélius et al. (2020), présent dans le corpus (ligne 29). Refuser si vous préférez le garder comme littérature externe signalée.</w:t>
      </w:r>
    </w:p>
  </w:comment>
  <w:comment w:id="3" w:author="Claude" w:date="2026-10-27T10:00:00Z" w:initials="CL">
    <w:p>
      <w:pPr>
        <w:overflowPunct w:val="false"/>
        <w:rPr/>
      </w:pPr>
      <w:r>
        <w:rPr>
          <w:rFonts w:ascii="Liberation Serif" w:hAnsi="Liberation Serif" w:eastAsia="DejaVu Sans" w:cs="DejaVu Sans"/>
          <w:lang w:val="en-US" w:eastAsia="en-US" w:bidi="en-US"/>
        </w:rPr>
        <w:t>Deux articles Gimpl et al. 2026 : 2026a = usage diagnostique/interactif de la data analytics (ligne 13, fiche A41) ; 2026b = perspective OIPT (ligne 19, fiche A37 ; Journal of Management Control, 37, 141–173). À appliquer dans tout l’article.</w:t>
      </w:r>
    </w:p>
  </w:comment>
  <w:comment w:id="4" w:author="Claude" w:date="2026-10-27T10:00:00Z" w:initials="CL">
    <w:p>
      <w:pPr>
        <w:overflowPunct w:val="false"/>
        <w:rPr/>
      </w:pPr>
      <w:r>
        <w:rPr>
          <w:rFonts w:ascii="Liberation Serif" w:hAnsi="Liberation Serif" w:eastAsia="DejaVu Sans" w:cs="DejaVu Sans"/>
          <w:lang w:val="en-US" w:eastAsia="en-US" w:bidi="en-US"/>
        </w:rPr>
        <w:t>Absence d’effet sur l’organisation du contrôle : issue de la fiche A7 ; le résumé ne confirme que l’absence d’effet sur les instruments stratégiques. À vérifier dans le texte intégral.</w:t>
      </w:r>
    </w:p>
  </w:comment>
  <w:comment w:id="5" w:author="Claude" w:date="2026-10-27T10:00:00Z" w:initials="CL">
    <w:p>
      <w:pPr>
        <w:overflowPunct w:val="false"/>
        <w:rPr/>
      </w:pPr>
      <w:r>
        <w:rPr>
          <w:rFonts w:ascii="Liberation Serif" w:hAnsi="Liberation Serif" w:eastAsia="DejaVu Sans" w:cs="DejaVu Sans"/>
          <w:lang w:val="en-US" w:eastAsia="en-US" w:bidi="en-US"/>
        </w:rPr>
        <w:t>Vérifié en ligne : Wanderley et Horton, British Accounting Review, 58(2), 101455 (numéro 2026 ; mise en ligne 2024), 80 entretiens. Présent dans la fiche (A25) mais pas parmi les articles codés identifiés : soit l’une des lignes non codées (8, 9, 33), soit hors corpus. À trancher (annexe A).</w:t>
      </w:r>
    </w:p>
  </w:comment>
  <w:comment w:id="6" w:author="Claude" w:date="2026-10-27T10:00:00Z" w:initials="CL">
    <w:p>
      <w:pPr>
        <w:overflowPunct w:val="false"/>
        <w:rPr/>
      </w:pPr>
      <w:r>
        <w:rPr>
          <w:rFonts w:ascii="Liberation Serif" w:hAnsi="Liberation Serif" w:eastAsia="DejaVu Sans" w:cs="DejaVu Sans"/>
          <w:lang w:val="en-US" w:eastAsia="en-US" w:bidi="en-US"/>
        </w:rPr>
        <w:t>Knudsen (2020) figure dans la fiche (A38) mais pas dans les 46 résumés codés : signalé comme hors corpus. Retirer cette mention si le corpus de 50 articles (option B) est retenu.</w:t>
      </w:r>
    </w:p>
  </w:comment>
  <w:comment w:id="7" w:author="Claude" w:date="2026-10-27T10:00:00Z" w:initials="CL">
    <w:p>
      <w:pPr>
        <w:overflowPunct w:val="false"/>
        <w:rPr/>
      </w:pPr>
      <w:r>
        <w:rPr>
          <w:rFonts w:ascii="Liberation Serif" w:hAnsi="Liberation Serif" w:eastAsia="DejaVu Sans" w:cs="DejaVu Sans"/>
          <w:lang w:val="en-US" w:eastAsia="en-US" w:bidi="en-US"/>
        </w:rPr>
        <w:t>Al-Sharafi et al. (2023), hors corpus, est remplacé par Bredmar (2017), présent dans le corpus (ligne 46).</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923</Words>
  <Characters>4429</Characters>
  <CharactersWithSpaces>5027</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2026-10-27T15:37:51Z</dcterms:created>
  <dc:creator>Claude</dc:creator>
  <dc:description/>
  <dc:language>en-US</dc:language>
  <cp:lastModifiedBy/>
  <dcterms:modified xsi:type="dcterms:W3CDTF">2026-10-27T15:38:02Z</dcterms:modified>
  <cp:revision>2</cp:revision>
  <dc:subject/>
  <dc:title>Section 4 – revised</dc:title>
</cp:coreProperties>
</file>